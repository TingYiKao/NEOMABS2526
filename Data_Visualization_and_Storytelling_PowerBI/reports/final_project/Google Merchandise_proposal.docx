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18F64779" w14:textId="77777777">
        <w:tc>
          <w:tcPr>
            <w:tcW w:w="9360" w:type="dxa"/>
            <w:tcBorders>
              <w:top w:val="none" w:sz="0" w:space="0" w:color="FFFFFF"/>
              <w:left w:val="none" w:sz="0" w:space="0" w:color="FFFFFF"/>
              <w:bottom w:val="none" w:sz="0" w:space="0" w:color="FFFFFF"/>
              <w:right w:val="none" w:sz="0" w:space="0" w:color="FFFFFF"/>
            </w:tcBorders>
            <w:shd w:val="clear" w:color="auto" w:fill="1E4D47"/>
            <w:tcMar>
              <w:top w:w="240" w:type="dxa"/>
              <w:left w:w="240" w:type="dxa"/>
              <w:bottom w:w="240" w:type="dxa"/>
              <w:right w:w="240" w:type="dxa"/>
            </w:tcMar>
          </w:tcPr>
          <w:p w14:paraId="37AFDF1C" w14:textId="77777777" w:rsidR="0012010C" w:rsidRDefault="00E14051">
            <w:pPr>
              <w:spacing w:after="60"/>
              <w:jc w:val="center"/>
            </w:pPr>
            <w:r>
              <w:rPr>
                <w:rFonts w:ascii="Aptos" w:hAnsi="Aptos"/>
                <w:b/>
                <w:bCs/>
                <w:color w:val="D4A017"/>
                <w:sz w:val="28"/>
                <w:szCs w:val="18"/>
              </w:rPr>
              <w:t>DATA VISUALISATION &amp; STORYTELLING</w:t>
            </w:r>
          </w:p>
          <w:p w14:paraId="710EFD07" w14:textId="77777777" w:rsidR="0012010C" w:rsidRDefault="00E14051">
            <w:pPr>
              <w:spacing w:after="60"/>
              <w:jc w:val="center"/>
            </w:pPr>
            <w:r>
              <w:rPr>
                <w:rFonts w:ascii="Aptos" w:hAnsi="Aptos"/>
                <w:b/>
                <w:bCs/>
                <w:color w:val="FFFFFF"/>
                <w:sz w:val="28"/>
                <w:szCs w:val="36"/>
              </w:rPr>
              <w:t>Capstone Group Proposal</w:t>
            </w:r>
          </w:p>
          <w:p w14:paraId="670DD6CC" w14:textId="77777777" w:rsidR="0012010C" w:rsidRDefault="00E14051">
            <w:pPr>
              <w:jc w:val="center"/>
            </w:pPr>
            <w:r>
              <w:rPr>
                <w:rFonts w:ascii="Aptos" w:hAnsi="Aptos"/>
                <w:b/>
                <w:color w:val="E8F5F3"/>
                <w:sz w:val="28"/>
                <w:szCs w:val="20"/>
              </w:rPr>
              <w:t>NEOMA Business School</w:t>
            </w:r>
          </w:p>
        </w:tc>
      </w:tr>
    </w:tbl>
    <w:p w14:paraId="3B20ADFF" w14:textId="77777777" w:rsidR="0012010C" w:rsidRDefault="0012010C">
      <w:pPr>
        <w:spacing w:before="160" w:after="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12010C" w14:paraId="7B214DD4" w14:textId="77777777">
        <w:trPr>
          <w:jc w:val="center"/>
        </w:trPr>
        <w:tc>
          <w:tcPr>
            <w:tcW w:w="456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6FBFDC96" w14:textId="77777777" w:rsidR="003941F4" w:rsidRDefault="00000000">
            <w:r>
              <w:rPr>
                <w:rFonts w:ascii="Aptos" w:hAnsi="Aptos"/>
                <w:b/>
                <w:sz w:val="21"/>
              </w:rPr>
              <w:t>Group Name / Number</w:t>
            </w:r>
            <w:r>
              <w:rPr>
                <w:rFonts w:ascii="Aptos" w:hAnsi="Aptos"/>
                <w:b/>
                <w:sz w:val="21"/>
              </w:rPr>
              <w:br/>
            </w:r>
            <w:r>
              <w:rPr>
                <w:rFonts w:ascii="Aptos" w:hAnsi="Aptos"/>
                <w:b/>
                <w:sz w:val="21"/>
              </w:rPr>
              <w:br/>
              <w:t>Google Sales Analysis</w:t>
            </w:r>
          </w:p>
        </w:tc>
        <w:tc>
          <w:tcPr>
            <w:tcW w:w="480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2E7E553D" w14:textId="77777777" w:rsidR="0012010C" w:rsidRDefault="00E14051">
            <w:r>
              <w:rPr>
                <w:rFonts w:ascii="Aptos" w:hAnsi="Aptos"/>
                <w:b/>
                <w:bCs/>
                <w:color w:val="1E4D47"/>
                <w:sz w:val="21"/>
                <w:szCs w:val="18"/>
              </w:rPr>
              <w:t>Submission Date</w:t>
            </w:r>
          </w:p>
          <w:p w14:paraId="3F98CA78" w14:textId="77777777" w:rsidR="00382A71" w:rsidRDefault="00382A71">
            <w:pPr>
              <w:pBdr>
                <w:bottom w:val="single" w:sz="4" w:space="0" w:color="AAAAAA"/>
              </w:pBdr>
              <w:spacing w:after="60"/>
            </w:pPr>
          </w:p>
          <w:p w14:paraId="639C381B" w14:textId="77777777" w:rsidR="0012010C" w:rsidRDefault="0050265D">
            <w:pPr>
              <w:pBdr>
                <w:bottom w:val="single" w:sz="4" w:space="0" w:color="AAAAAA"/>
              </w:pBdr>
              <w:spacing w:after="60"/>
            </w:pPr>
            <w:r>
              <w:rPr>
                <w:rFonts w:ascii="Aptos" w:hAnsi="Aptos"/>
                <w:b/>
                <w:sz w:val="21"/>
              </w:rPr>
              <w:t>Thursday, March 26, 2026</w:t>
            </w:r>
          </w:p>
        </w:tc>
      </w:tr>
    </w:tbl>
    <w:p w14:paraId="47B3BF0B" w14:textId="77777777" w:rsidR="0012010C" w:rsidRDefault="0012010C">
      <w:pPr>
        <w:spacing w:before="120" w:after="60"/>
      </w:pPr>
    </w:p>
    <w:p w14:paraId="55B4DA98" w14:textId="77777777" w:rsidR="0012010C" w:rsidRDefault="00E14051">
      <w:pPr>
        <w:spacing w:before="100" w:after="40"/>
      </w:pPr>
      <w:r>
        <w:rPr>
          <w:rFonts w:ascii="Aptos" w:hAnsi="Aptos"/>
          <w:b/>
          <w:bCs/>
          <w:color w:val="2D6A62"/>
          <w:sz w:val="23"/>
          <w:szCs w:val="20"/>
        </w:rPr>
        <w:t>Group Members</w:t>
      </w:r>
    </w:p>
    <w:p w14:paraId="1632CBA5" w14:textId="77777777" w:rsidR="0012010C" w:rsidRDefault="00E14051">
      <w:pPr>
        <w:spacing w:before="20" w:after="60"/>
      </w:pPr>
      <w:r>
        <w:rPr>
          <w:rFonts w:ascii="Aptos" w:hAnsi="Aptos"/>
          <w:i/>
          <w:iCs/>
          <w:color w:val="777777"/>
          <w:sz w:val="21"/>
          <w:szCs w:val="18"/>
        </w:rPr>
        <w:t>List all group members below.</w:t>
      </w:r>
    </w:p>
    <w:p w14:paraId="35BB24ED" w14:textId="77777777" w:rsidR="0012010C" w:rsidRDefault="0012010C">
      <w:pPr>
        <w:spacing w:before="40" w:after="60"/>
      </w:pPr>
    </w:p>
    <w:tbl>
      <w:tblPr>
        <w:tblStyle w:val="PlainTable1"/>
        <w:tblW w:w="9360" w:type="dxa"/>
        <w:jc w:val="center"/>
        <w:tblCellMar>
          <w:left w:w="10" w:type="dxa"/>
          <w:right w:w="10" w:type="dxa"/>
        </w:tblCellMar>
        <w:tblLook w:val="04A0" w:firstRow="1" w:lastRow="0" w:firstColumn="1" w:lastColumn="0" w:noHBand="0" w:noVBand="1"/>
        <w:tblPrChange w:id="0" w:author="HE Chen" w:date="2026-03-26T16:00:00Z" w16du:dateUtc="2026-03-26T15:00:00Z">
          <w:tblPr>
            <w:tblStyle w:val="PlainTable1"/>
            <w:tblW w:w="9360" w:type="dxa"/>
            <w:tblLook w:val="04A0" w:firstRow="1" w:lastRow="0" w:firstColumn="1" w:lastColumn="0" w:noHBand="0" w:noVBand="1"/>
          </w:tblPr>
        </w:tblPrChange>
      </w:tblPr>
      <w:tblGrid>
        <w:gridCol w:w="699"/>
        <w:gridCol w:w="2120"/>
        <w:gridCol w:w="6541"/>
        <w:tblGridChange w:id="1">
          <w:tblGrid>
            <w:gridCol w:w="400"/>
            <w:gridCol w:w="299"/>
            <w:gridCol w:w="2120"/>
            <w:gridCol w:w="1149"/>
            <w:gridCol w:w="5392"/>
          </w:tblGrid>
        </w:tblGridChange>
      </w:tblGrid>
      <w:tr w:rsidR="00C42313" w14:paraId="010E7E28" w14:textId="77777777" w:rsidTr="2DA1CA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D9EAF7"/>
            <w:tcMar>
              <w:top w:w="80" w:type="dxa"/>
              <w:left w:w="100" w:type="dxa"/>
              <w:bottom w:w="80" w:type="dxa"/>
              <w:right w:w="100" w:type="dxa"/>
            </w:tcMar>
            <w:vAlign w:val="center"/>
            <w:tcPrChange w:id="2" w:author="HE Chen" w:date="2026-03-26T16:00:00Z" w16du:dateUtc="2026-03-26T15:00:00Z">
              <w:tcPr>
                <w:tcW w:w="400" w:type="dxa"/>
              </w:tcPr>
            </w:tcPrChange>
          </w:tcPr>
          <w:p w14:paraId="67846379" w14:textId="77777777" w:rsidR="0012010C" w:rsidRDefault="00E14051">
            <w:pPr>
              <w:cnfStyle w:val="101000000000" w:firstRow="1" w:lastRow="0" w:firstColumn="1" w:lastColumn="0" w:oddVBand="0" w:evenVBand="0" w:oddHBand="0" w:evenHBand="0" w:firstRowFirstColumn="0" w:firstRowLastColumn="0" w:lastRowFirstColumn="0" w:lastRowLastColumn="0"/>
            </w:pPr>
            <w:r>
              <w:rPr>
                <w:rFonts w:ascii="Aptos" w:hAnsi="Aptos"/>
                <w:bCs w:val="0"/>
                <w:color w:val="FFFFFF"/>
                <w:sz w:val="21"/>
                <w:szCs w:val="20"/>
              </w:rPr>
              <w:t>#</w:t>
            </w:r>
          </w:p>
        </w:tc>
        <w:tc>
          <w:tcPr>
            <w:tcW w:w="0" w:type="dxa"/>
            <w:shd w:val="clear" w:color="auto" w:fill="D9EAF7"/>
            <w:tcMar>
              <w:top w:w="80" w:type="dxa"/>
              <w:left w:w="100" w:type="dxa"/>
              <w:bottom w:w="80" w:type="dxa"/>
              <w:right w:w="100" w:type="dxa"/>
            </w:tcMar>
            <w:vAlign w:val="center"/>
            <w:tcPrChange w:id="3" w:author="HE Chen" w:date="2026-03-26T16:00:00Z" w16du:dateUtc="2026-03-26T15:00:00Z">
              <w:tcPr>
                <w:tcW w:w="3568" w:type="dxa"/>
                <w:gridSpan w:val="3"/>
              </w:tcPr>
            </w:tcPrChange>
          </w:tcPr>
          <w:p w14:paraId="5CE90ED1" w14:textId="77777777" w:rsidR="0012010C" w:rsidRDefault="00E14051">
            <w:pPr>
              <w:cnfStyle w:val="100000000000" w:firstRow="1" w:lastRow="0" w:firstColumn="0" w:lastColumn="0" w:oddVBand="0" w:evenVBand="0" w:oddHBand="0" w:evenHBand="0" w:firstRowFirstColumn="0" w:firstRowLastColumn="0" w:lastRowFirstColumn="0" w:lastRowLastColumn="0"/>
            </w:pPr>
            <w:r>
              <w:rPr>
                <w:rFonts w:ascii="Aptos" w:hAnsi="Aptos"/>
                <w:bCs w:val="0"/>
                <w:color w:val="FFFFFF"/>
                <w:sz w:val="21"/>
                <w:szCs w:val="20"/>
              </w:rPr>
              <w:t>Full Name</w:t>
            </w:r>
          </w:p>
        </w:tc>
        <w:tc>
          <w:tcPr>
            <w:tcW w:w="0" w:type="dxa"/>
            <w:shd w:val="clear" w:color="auto" w:fill="D9EAF7"/>
            <w:tcMar>
              <w:top w:w="80" w:type="dxa"/>
              <w:left w:w="100" w:type="dxa"/>
              <w:bottom w:w="80" w:type="dxa"/>
              <w:right w:w="100" w:type="dxa"/>
            </w:tcMar>
            <w:vAlign w:val="center"/>
            <w:tcPrChange w:id="4" w:author="HE Chen" w:date="2026-03-26T16:00:00Z" w16du:dateUtc="2026-03-26T15:00:00Z">
              <w:tcPr>
                <w:tcW w:w="5392" w:type="dxa"/>
              </w:tcPr>
            </w:tcPrChange>
          </w:tcPr>
          <w:p w14:paraId="73EA5D69" w14:textId="77777777" w:rsidR="0012010C" w:rsidRDefault="00E14051">
            <w:pPr>
              <w:cnfStyle w:val="100000000000" w:firstRow="1" w:lastRow="0" w:firstColumn="0" w:lastColumn="0" w:oddVBand="0" w:evenVBand="0" w:oddHBand="0" w:evenHBand="0" w:firstRowFirstColumn="0" w:firstRowLastColumn="0" w:lastRowFirstColumn="0" w:lastRowLastColumn="0"/>
            </w:pPr>
            <w:r>
              <w:rPr>
                <w:rFonts w:ascii="Aptos" w:hAnsi="Aptos"/>
                <w:bCs w:val="0"/>
                <w:color w:val="FFFFFF"/>
                <w:sz w:val="21"/>
                <w:szCs w:val="20"/>
              </w:rPr>
              <w:t>Student ID / Email</w:t>
            </w:r>
          </w:p>
        </w:tc>
      </w:tr>
      <w:tr w:rsidR="00922DFC" w14:paraId="0D2AC454" w14:textId="77777777" w:rsidTr="2DA1C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Mar>
              <w:top w:w="80" w:type="dxa"/>
              <w:left w:w="100" w:type="dxa"/>
              <w:bottom w:w="80" w:type="dxa"/>
              <w:right w:w="100" w:type="dxa"/>
            </w:tcMar>
            <w:vAlign w:val="center"/>
          </w:tcPr>
          <w:p w14:paraId="240A857F" w14:textId="77777777" w:rsidR="003941F4" w:rsidRDefault="00000000">
            <w:r>
              <w:rPr>
                <w:rFonts w:ascii="Aptos" w:hAnsi="Aptos"/>
                <w:sz w:val="21"/>
              </w:rPr>
              <w:t>1</w:t>
            </w:r>
          </w:p>
        </w:tc>
        <w:tc>
          <w:tcPr>
            <w:tcW w:w="0" w:type="dxa"/>
            <w:tcMar>
              <w:top w:w="80" w:type="dxa"/>
              <w:left w:w="100" w:type="dxa"/>
              <w:bottom w:w="80" w:type="dxa"/>
              <w:right w:w="100" w:type="dxa"/>
            </w:tcMar>
            <w:vAlign w:val="center"/>
          </w:tcPr>
          <w:p w14:paraId="42B01F1F" w14:textId="77777777" w:rsidR="003941F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21"/>
              </w:rPr>
              <w:t>Tingyi KAO</w:t>
            </w:r>
          </w:p>
        </w:tc>
        <w:tc>
          <w:tcPr>
            <w:tcW w:w="0" w:type="dxa"/>
            <w:tcMar>
              <w:top w:w="80" w:type="dxa"/>
              <w:left w:w="100" w:type="dxa"/>
              <w:bottom w:w="80" w:type="dxa"/>
              <w:right w:w="100" w:type="dxa"/>
            </w:tcMar>
            <w:vAlign w:val="center"/>
          </w:tcPr>
          <w:p w14:paraId="79A6C043" w14:textId="77777777" w:rsidR="003941F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21"/>
              </w:rPr>
              <w:t>96404025 / tingyi.kao.25@neoma-bs.com</w:t>
            </w:r>
          </w:p>
        </w:tc>
      </w:tr>
      <w:tr w:rsidR="00922DFC" w14:paraId="107BC38E" w14:textId="77777777" w:rsidTr="2DA1CAF9">
        <w:trPr>
          <w:jc w:val="center"/>
        </w:trPr>
        <w:tc>
          <w:tcPr>
            <w:cnfStyle w:val="001000000000" w:firstRow="0" w:lastRow="0" w:firstColumn="1" w:lastColumn="0" w:oddVBand="0" w:evenVBand="0" w:oddHBand="0" w:evenHBand="0" w:firstRowFirstColumn="0" w:firstRowLastColumn="0" w:lastRowFirstColumn="0" w:lastRowLastColumn="0"/>
            <w:tcW w:w="0" w:type="dxa"/>
            <w:tcMar>
              <w:top w:w="80" w:type="dxa"/>
              <w:left w:w="100" w:type="dxa"/>
              <w:bottom w:w="80" w:type="dxa"/>
              <w:right w:w="100" w:type="dxa"/>
            </w:tcMar>
            <w:vAlign w:val="center"/>
          </w:tcPr>
          <w:p w14:paraId="3CBA72E7" w14:textId="77777777" w:rsidR="003941F4" w:rsidRDefault="00000000">
            <w:r>
              <w:rPr>
                <w:rFonts w:ascii="Aptos" w:hAnsi="Aptos"/>
                <w:sz w:val="21"/>
              </w:rPr>
              <w:t>2</w:t>
            </w:r>
          </w:p>
        </w:tc>
        <w:tc>
          <w:tcPr>
            <w:tcW w:w="0" w:type="dxa"/>
            <w:tcMar>
              <w:top w:w="80" w:type="dxa"/>
              <w:left w:w="100" w:type="dxa"/>
              <w:bottom w:w="80" w:type="dxa"/>
              <w:right w:w="100" w:type="dxa"/>
            </w:tcMar>
            <w:vAlign w:val="center"/>
          </w:tcPr>
          <w:p w14:paraId="57D6DE16" w14:textId="77777777" w:rsidR="003941F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21"/>
              </w:rPr>
              <w:t>SOE THAN Hein Htet</w:t>
            </w:r>
          </w:p>
        </w:tc>
        <w:tc>
          <w:tcPr>
            <w:tcW w:w="0" w:type="dxa"/>
            <w:tcMar>
              <w:top w:w="80" w:type="dxa"/>
              <w:left w:w="100" w:type="dxa"/>
              <w:bottom w:w="80" w:type="dxa"/>
              <w:right w:w="100" w:type="dxa"/>
            </w:tcMar>
            <w:vAlign w:val="center"/>
          </w:tcPr>
          <w:p w14:paraId="6912C77C" w14:textId="77777777" w:rsidR="003941F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21"/>
              </w:rPr>
              <w:t>94375704 / heinhtet.soethan.25@neoma-bs.com</w:t>
            </w:r>
          </w:p>
        </w:tc>
      </w:tr>
      <w:tr w:rsidR="00922DFC" w14:paraId="2A0DECA0" w14:textId="77777777" w:rsidTr="2DA1C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tcMar>
              <w:top w:w="80" w:type="dxa"/>
              <w:left w:w="100" w:type="dxa"/>
              <w:bottom w:w="80" w:type="dxa"/>
              <w:right w:w="100" w:type="dxa"/>
            </w:tcMar>
            <w:vAlign w:val="center"/>
          </w:tcPr>
          <w:p w14:paraId="7709DA73" w14:textId="77777777" w:rsidR="003941F4" w:rsidRDefault="00000000">
            <w:r>
              <w:rPr>
                <w:rFonts w:ascii="Aptos" w:hAnsi="Aptos"/>
                <w:sz w:val="21"/>
              </w:rPr>
              <w:t>3</w:t>
            </w:r>
          </w:p>
        </w:tc>
        <w:tc>
          <w:tcPr>
            <w:tcW w:w="0" w:type="dxa"/>
            <w:tcMar>
              <w:top w:w="80" w:type="dxa"/>
              <w:left w:w="100" w:type="dxa"/>
              <w:bottom w:w="80" w:type="dxa"/>
              <w:right w:w="100" w:type="dxa"/>
            </w:tcMar>
            <w:vAlign w:val="center"/>
          </w:tcPr>
          <w:p w14:paraId="500E7300" w14:textId="77777777" w:rsidR="003941F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21"/>
              </w:rPr>
              <w:t>Chen HE</w:t>
            </w:r>
          </w:p>
        </w:tc>
        <w:tc>
          <w:tcPr>
            <w:tcW w:w="0" w:type="dxa"/>
            <w:tcMar>
              <w:top w:w="80" w:type="dxa"/>
              <w:left w:w="100" w:type="dxa"/>
              <w:bottom w:w="80" w:type="dxa"/>
              <w:right w:w="100" w:type="dxa"/>
            </w:tcMar>
            <w:vAlign w:val="center"/>
          </w:tcPr>
          <w:p w14:paraId="555E9F31" w14:textId="77777777" w:rsidR="003941F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21"/>
              </w:rPr>
              <w:t>92545962 / chen.he.25@neoma-bs.com</w:t>
            </w:r>
          </w:p>
        </w:tc>
      </w:tr>
      <w:tr w:rsidR="00922DFC" w14:paraId="146D001C" w14:textId="77777777" w:rsidTr="2DA1CAF9">
        <w:trPr>
          <w:jc w:val="center"/>
        </w:trPr>
        <w:tc>
          <w:tcPr>
            <w:cnfStyle w:val="001000000000" w:firstRow="0" w:lastRow="0" w:firstColumn="1" w:lastColumn="0" w:oddVBand="0" w:evenVBand="0" w:oddHBand="0" w:evenHBand="0" w:firstRowFirstColumn="0" w:firstRowLastColumn="0" w:lastRowFirstColumn="0" w:lastRowLastColumn="0"/>
            <w:tcW w:w="0" w:type="dxa"/>
            <w:tcMar>
              <w:top w:w="80" w:type="dxa"/>
              <w:left w:w="100" w:type="dxa"/>
              <w:bottom w:w="80" w:type="dxa"/>
              <w:right w:w="100" w:type="dxa"/>
            </w:tcMar>
            <w:vAlign w:val="center"/>
          </w:tcPr>
          <w:p w14:paraId="733B7716" w14:textId="77777777" w:rsidR="003941F4" w:rsidRDefault="00000000">
            <w:r>
              <w:rPr>
                <w:rFonts w:ascii="Aptos" w:hAnsi="Aptos"/>
                <w:sz w:val="21"/>
              </w:rPr>
              <w:t>4</w:t>
            </w:r>
          </w:p>
        </w:tc>
        <w:tc>
          <w:tcPr>
            <w:tcW w:w="0" w:type="dxa"/>
            <w:tcMar>
              <w:top w:w="80" w:type="dxa"/>
              <w:left w:w="100" w:type="dxa"/>
              <w:bottom w:w="80" w:type="dxa"/>
              <w:right w:w="100" w:type="dxa"/>
            </w:tcMar>
            <w:vAlign w:val="center"/>
          </w:tcPr>
          <w:p w14:paraId="4B547357" w14:textId="77777777" w:rsidR="003941F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21"/>
              </w:rPr>
              <w:t>Prince JOSEPH</w:t>
            </w:r>
          </w:p>
        </w:tc>
        <w:tc>
          <w:tcPr>
            <w:tcW w:w="0" w:type="dxa"/>
            <w:tcMar>
              <w:top w:w="80" w:type="dxa"/>
              <w:left w:w="100" w:type="dxa"/>
              <w:bottom w:w="80" w:type="dxa"/>
              <w:right w:w="100" w:type="dxa"/>
            </w:tcMar>
            <w:vAlign w:val="center"/>
          </w:tcPr>
          <w:p w14:paraId="01D99D1D" w14:textId="77777777" w:rsidR="003941F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21"/>
              </w:rPr>
              <w:t>71598469 / prince.joseph.24@neoma-bs.com</w:t>
            </w:r>
          </w:p>
        </w:tc>
      </w:tr>
      <w:tr w:rsidR="0BFA9D73" w14:paraId="1FDCEFA2" w14:textId="77777777" w:rsidTr="2DA1CAF9">
        <w:trPr>
          <w:cnfStyle w:val="000000100000" w:firstRow="0" w:lastRow="0" w:firstColumn="0" w:lastColumn="0" w:oddVBand="0" w:evenVBand="0" w:oddHBand="1" w:evenHBand="0" w:firstRowFirstColumn="0" w:firstRowLastColumn="0" w:lastRowFirstColumn="0" w:lastRowLastColumn="0"/>
          <w:trHeight w:val="555"/>
          <w:jc w:val="center"/>
          <w:ins w:id="5" w:author="XU Wenting" w:date="2026-03-26T14:56:00Z"/>
          <w:trPrChange w:id="6" w:author="HE Chen" w:date="2026-03-26T16:00:00Z" w16du:dateUtc="2026-03-26T15:00:00Z">
            <w:trPr>
              <w:trHeight w:val="555"/>
            </w:trPr>
          </w:trPrChange>
        </w:trPr>
        <w:tc>
          <w:tcPr>
            <w:cnfStyle w:val="001000000000" w:firstRow="0" w:lastRow="0" w:firstColumn="1" w:lastColumn="0" w:oddVBand="0" w:evenVBand="0" w:oddHBand="0" w:evenHBand="0" w:firstRowFirstColumn="0" w:firstRowLastColumn="0" w:lastRowFirstColumn="0" w:lastRowLastColumn="0"/>
            <w:tcW w:w="0" w:type="dxa"/>
            <w:tcMar>
              <w:top w:w="80" w:type="dxa"/>
              <w:left w:w="100" w:type="dxa"/>
              <w:bottom w:w="80" w:type="dxa"/>
              <w:right w:w="100" w:type="dxa"/>
            </w:tcMar>
            <w:vAlign w:val="center"/>
            <w:tcPrChange w:id="7" w:author="HE Chen" w:date="2026-03-26T16:00:00Z" w16du:dateUtc="2026-03-26T15:00:00Z">
              <w:tcPr>
                <w:tcW w:w="400" w:type="dxa"/>
              </w:tcPr>
            </w:tcPrChange>
          </w:tcPr>
          <w:p w14:paraId="34A9E9D9" w14:textId="77777777" w:rsidR="003941F4" w:rsidRDefault="00000000">
            <w:pPr>
              <w:cnfStyle w:val="001000100000" w:firstRow="0" w:lastRow="0" w:firstColumn="1" w:lastColumn="0" w:oddVBand="0" w:evenVBand="0" w:oddHBand="1" w:evenHBand="0" w:firstRowFirstColumn="0" w:firstRowLastColumn="0" w:lastRowFirstColumn="0" w:lastRowLastColumn="0"/>
            </w:pPr>
            <w:r>
              <w:rPr>
                <w:rFonts w:ascii="Aptos" w:hAnsi="Aptos"/>
                <w:sz w:val="21"/>
              </w:rPr>
              <w:t>5</w:t>
            </w:r>
          </w:p>
        </w:tc>
        <w:tc>
          <w:tcPr>
            <w:tcW w:w="0" w:type="dxa"/>
            <w:tcMar>
              <w:top w:w="80" w:type="dxa"/>
              <w:left w:w="100" w:type="dxa"/>
              <w:bottom w:w="80" w:type="dxa"/>
              <w:right w:w="100" w:type="dxa"/>
            </w:tcMar>
            <w:vAlign w:val="center"/>
            <w:tcPrChange w:id="8" w:author="HE Chen" w:date="2026-03-26T16:00:00Z" w16du:dateUtc="2026-03-26T15:00:00Z">
              <w:tcPr>
                <w:tcW w:w="3568" w:type="dxa"/>
                <w:gridSpan w:val="3"/>
              </w:tcPr>
            </w:tcPrChange>
          </w:tcPr>
          <w:p w14:paraId="757CF2BC" w14:textId="77777777" w:rsidR="003941F4"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ptos" w:hAnsi="Aptos"/>
                <w:sz w:val="21"/>
              </w:rPr>
              <w:t>Wenting</w:t>
            </w:r>
            <w:proofErr w:type="spellEnd"/>
            <w:r>
              <w:rPr>
                <w:rFonts w:ascii="Aptos" w:hAnsi="Aptos"/>
                <w:sz w:val="21"/>
              </w:rPr>
              <w:t xml:space="preserve"> XU</w:t>
            </w:r>
          </w:p>
        </w:tc>
        <w:tc>
          <w:tcPr>
            <w:tcW w:w="0" w:type="dxa"/>
            <w:tcMar>
              <w:top w:w="80" w:type="dxa"/>
              <w:left w:w="100" w:type="dxa"/>
              <w:bottom w:w="80" w:type="dxa"/>
              <w:right w:w="100" w:type="dxa"/>
            </w:tcMar>
            <w:vAlign w:val="center"/>
            <w:tcPrChange w:id="9" w:author="HE Chen" w:date="2026-03-26T16:00:00Z" w16du:dateUtc="2026-03-26T15:00:00Z">
              <w:tcPr>
                <w:tcW w:w="5392" w:type="dxa"/>
              </w:tcPr>
            </w:tcPrChange>
          </w:tcPr>
          <w:p w14:paraId="55790C62" w14:textId="77777777" w:rsidR="003941F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21"/>
              </w:rPr>
              <w:t>93753803 / wenting.xu.25@neoma-bs.com</w:t>
            </w:r>
          </w:p>
        </w:tc>
      </w:tr>
    </w:tbl>
    <w:p w14:paraId="79E1E022" w14:textId="77777777" w:rsidR="0012010C" w:rsidRDefault="0012010C">
      <w:pPr>
        <w:spacing w:before="200"/>
      </w:pPr>
    </w:p>
    <w:p w14:paraId="696060B9" w14:textId="77777777" w:rsidR="0012010C" w:rsidRDefault="00E14051">
      <w:pPr>
        <w:pBdr>
          <w:bottom w:val="single" w:sz="8" w:space="4" w:color="2D6A62"/>
        </w:pBdr>
        <w:spacing w:before="320" w:after="120"/>
      </w:pPr>
      <w:proofErr w:type="gramStart"/>
      <w:r>
        <w:rPr>
          <w:rFonts w:ascii="Aptos" w:hAnsi="Aptos"/>
          <w:b/>
          <w:bCs/>
          <w:color w:val="1E4D47"/>
          <w:sz w:val="23"/>
          <w:szCs w:val="26"/>
        </w:rPr>
        <w:t>1  Your</w:t>
      </w:r>
      <w:proofErr w:type="gramEnd"/>
      <w:r>
        <w:rPr>
          <w:rFonts w:ascii="Aptos" w:hAnsi="Aptos"/>
          <w:b/>
          <w:bCs/>
          <w:color w:val="1E4D47"/>
          <w:sz w:val="23"/>
          <w:szCs w:val="26"/>
        </w:rPr>
        <w:t xml:space="preserve"> Client &amp; Scenario</w:t>
      </w:r>
    </w:p>
    <w:p w14:paraId="316B9A76" w14:textId="77777777" w:rsidR="0012010C" w:rsidRDefault="00E14051">
      <w:pPr>
        <w:spacing w:before="20" w:after="60"/>
      </w:pPr>
      <w:r>
        <w:rPr>
          <w:rFonts w:ascii="Aptos" w:hAnsi="Aptos"/>
          <w:i/>
          <w:iCs/>
          <w:color w:val="777777"/>
          <w:sz w:val="18"/>
          <w:szCs w:val="18"/>
        </w:rPr>
        <w:t>Describe the fictional (or real) organization, what they do, and what business challenge they are facing. Be specific — "a regional grocery chain losing market share to online competitors" is more useful than "a retail company."</w:t>
      </w:r>
    </w:p>
    <w:p w14:paraId="08116102" w14:textId="77777777" w:rsidR="0012010C" w:rsidRDefault="0012010C">
      <w:pPr>
        <w:spacing w:before="60" w:after="60"/>
      </w:pPr>
    </w:p>
    <w:p w14:paraId="1DC34FC9" w14:textId="77777777" w:rsidR="0012010C" w:rsidRDefault="00E14051">
      <w:pPr>
        <w:spacing w:before="100" w:after="40"/>
      </w:pPr>
      <w:r>
        <w:rPr>
          <w:rFonts w:ascii="Aptos" w:hAnsi="Aptos"/>
          <w:b/>
          <w:bCs/>
          <w:color w:val="2D6A62"/>
          <w:sz w:val="20"/>
          <w:szCs w:val="20"/>
        </w:rPr>
        <w:t>Organization Name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5A519396" w14:textId="77777777" w:rsidTr="17FBDDB7">
        <w:trPr>
          <w:jc w:val="center"/>
        </w:trPr>
        <w:tc>
          <w:tcPr>
            <w:tcW w:w="9360" w:type="dxa"/>
            <w:tcBorders>
              <w:top w:val="none" w:sz="0" w:space="0" w:color="FFFFFF" w:themeColor="background1"/>
              <w:left w:val="none" w:sz="0" w:space="0" w:color="FFFFFF" w:themeColor="background1"/>
              <w:bottom w:val="single" w:sz="4" w:space="0" w:color="AAAAAA"/>
              <w:right w:val="none" w:sz="0" w:space="0" w:color="FFFFFF" w:themeColor="background1"/>
            </w:tcBorders>
            <w:shd w:val="clear" w:color="auto" w:fill="D9EAF7"/>
            <w:tcMar>
              <w:top w:w="80" w:type="dxa"/>
              <w:left w:w="100" w:type="dxa"/>
              <w:bottom w:w="80" w:type="dxa"/>
              <w:right w:w="100" w:type="dxa"/>
            </w:tcMar>
            <w:vAlign w:val="center"/>
          </w:tcPr>
          <w:p w14:paraId="68D8A57D" w14:textId="77777777" w:rsidR="003941F4" w:rsidRDefault="00000000">
            <w:r>
              <w:rPr>
                <w:rFonts w:ascii="Aptos" w:hAnsi="Aptos"/>
                <w:b/>
                <w:sz w:val="21"/>
              </w:rPr>
              <w:t>Google Merchandise Store</w:t>
            </w:r>
          </w:p>
        </w:tc>
      </w:tr>
    </w:tbl>
    <w:p w14:paraId="0697BFE8" w14:textId="77777777" w:rsidR="0012010C" w:rsidRDefault="0012010C">
      <w:pPr>
        <w:spacing w:before="80" w:after="40"/>
      </w:pPr>
    </w:p>
    <w:p w14:paraId="06A9D5AA" w14:textId="77777777" w:rsidR="0012010C" w:rsidRDefault="00E14051">
      <w:pPr>
        <w:spacing w:before="100" w:after="40"/>
      </w:pPr>
      <w:r>
        <w:rPr>
          <w:rFonts w:ascii="Aptos" w:hAnsi="Aptos"/>
          <w:b/>
          <w:bCs/>
          <w:color w:val="2D6A62"/>
          <w:sz w:val="20"/>
          <w:szCs w:val="20"/>
        </w:rPr>
        <w:t>What does the organization do?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2DBC68A1" w14:textId="77777777">
        <w:trPr>
          <w:jc w:val="center"/>
        </w:trPr>
        <w:tc>
          <w:tcPr>
            <w:tcW w:w="9360" w:type="dxa"/>
            <w:tcBorders>
              <w:top w:val="none" w:sz="0" w:space="0" w:color="FFFFFF"/>
              <w:left w:val="none" w:sz="0" w:space="0" w:color="FFFFFF"/>
              <w:bottom w:val="single" w:sz="4" w:space="0" w:color="AAAAAA"/>
              <w:right w:val="none" w:sz="0" w:space="0" w:color="FFFFFF"/>
            </w:tcBorders>
            <w:shd w:val="clear" w:color="auto" w:fill="D9EAF7"/>
            <w:tcMar>
              <w:top w:w="80" w:type="dxa"/>
              <w:left w:w="100" w:type="dxa"/>
              <w:bottom w:w="80" w:type="dxa"/>
              <w:right w:w="100" w:type="dxa"/>
            </w:tcMar>
            <w:vAlign w:val="center"/>
          </w:tcPr>
          <w:p w14:paraId="3C769EF1" w14:textId="77777777" w:rsidR="003941F4" w:rsidRDefault="00000000">
            <w:r>
              <w:rPr>
                <w:rFonts w:ascii="Aptos" w:hAnsi="Aptos"/>
                <w:b/>
                <w:sz w:val="21"/>
              </w:rPr>
              <w:t>The organization operates an e-commerce store that sells Google-branded merchandise, such as apparel, drinkware, accessories, and lifestyle products, to customers in multiple countries.</w:t>
            </w:r>
          </w:p>
        </w:tc>
      </w:tr>
    </w:tbl>
    <w:p w14:paraId="7BF42CF7" w14:textId="77777777" w:rsidR="0012010C" w:rsidRDefault="0012010C">
      <w:pPr>
        <w:spacing w:before="80" w:after="40"/>
      </w:pPr>
    </w:p>
    <w:p w14:paraId="616DFAB0" w14:textId="77777777" w:rsidR="0012010C" w:rsidRDefault="00E14051">
      <w:pPr>
        <w:spacing w:before="100" w:after="40"/>
      </w:pPr>
      <w:r>
        <w:rPr>
          <w:rFonts w:ascii="Aptos" w:hAnsi="Aptos"/>
          <w:b/>
          <w:bCs/>
          <w:color w:val="2D6A62"/>
          <w:sz w:val="20"/>
          <w:szCs w:val="20"/>
        </w:rPr>
        <w:t>What business challenge are they facing?</w:t>
      </w:r>
    </w:p>
    <w:p w14:paraId="3BAD60FC" w14:textId="3B3A1170" w:rsidR="0012010C" w:rsidRDefault="00592E9E">
      <w:pPr>
        <w:spacing w:before="200"/>
      </w:pPr>
      <w:r>
        <w:t xml:space="preserve">The CEO asked for </w:t>
      </w:r>
      <w:r w:rsidR="00131DFE">
        <w:t>sales improvement by 2</w:t>
      </w:r>
      <w:r w:rsidR="00BA63D9">
        <w:t>5</w:t>
      </w:r>
      <w:r w:rsidR="00131DFE">
        <w:t>% till the end</w:t>
      </w:r>
      <w:r w:rsidR="00BA63D9">
        <w:t xml:space="preserve"> of 2026. </w:t>
      </w:r>
      <w:r w:rsidR="002B2BE5">
        <w:rPr>
          <w:rFonts w:hint="eastAsia"/>
          <w:lang w:eastAsia="zh-TW"/>
        </w:rPr>
        <w:t>The m</w:t>
      </w:r>
      <w:r w:rsidR="00DE3C20">
        <w:t xml:space="preserve">arketing team </w:t>
      </w:r>
      <w:r w:rsidR="00B64145">
        <w:t xml:space="preserve">are under huge pressure, so they </w:t>
      </w:r>
      <w:r w:rsidR="00DE3C20">
        <w:t xml:space="preserve">want to </w:t>
      </w:r>
      <w:r w:rsidR="00B64145">
        <w:t xml:space="preserve">know </w:t>
      </w:r>
      <w:r w:rsidR="0063704E">
        <w:t xml:space="preserve">which products </w:t>
      </w:r>
      <w:r w:rsidR="00C54D0B">
        <w:t>they should</w:t>
      </w:r>
      <w:r w:rsidR="0063704E">
        <w:t xml:space="preserve"> prioritize</w:t>
      </w:r>
      <w:r w:rsidR="00277A41">
        <w:t>, which region</w:t>
      </w:r>
      <w:r w:rsidR="00C54D0B">
        <w:t>, etc. to realize the target.</w:t>
      </w:r>
    </w:p>
    <w:p w14:paraId="73D616CA" w14:textId="77777777" w:rsidR="00DE3C20" w:rsidRDefault="00DE3C20">
      <w:pPr>
        <w:spacing w:before="200"/>
      </w:pPr>
    </w:p>
    <w:p w14:paraId="056E6710" w14:textId="77777777" w:rsidR="0012010C" w:rsidRDefault="00E14051">
      <w:pPr>
        <w:pBdr>
          <w:bottom w:val="single" w:sz="8" w:space="4" w:color="2D6A62"/>
        </w:pBdr>
        <w:spacing w:before="320" w:after="120"/>
      </w:pPr>
      <w:proofErr w:type="gramStart"/>
      <w:r>
        <w:rPr>
          <w:rFonts w:ascii="Aptos" w:hAnsi="Aptos"/>
          <w:b/>
          <w:bCs/>
          <w:color w:val="1E4D47"/>
          <w:sz w:val="23"/>
          <w:szCs w:val="26"/>
        </w:rPr>
        <w:t>2  Your</w:t>
      </w:r>
      <w:proofErr w:type="gramEnd"/>
      <w:r>
        <w:rPr>
          <w:rFonts w:ascii="Aptos" w:hAnsi="Aptos"/>
          <w:b/>
          <w:bCs/>
          <w:color w:val="1E4D47"/>
          <w:sz w:val="23"/>
          <w:szCs w:val="26"/>
        </w:rPr>
        <w:t xml:space="preserve"> Business Questions</w:t>
      </w:r>
    </w:p>
    <w:p w14:paraId="7774772C" w14:textId="77777777" w:rsidR="0012010C" w:rsidRDefault="00E14051">
      <w:pPr>
        <w:spacing w:before="20" w:after="60"/>
      </w:pPr>
      <w:r>
        <w:rPr>
          <w:rFonts w:ascii="Aptos" w:hAnsi="Aptos"/>
          <w:i/>
          <w:iCs/>
          <w:color w:val="777777"/>
          <w:sz w:val="18"/>
          <w:szCs w:val="18"/>
        </w:rPr>
        <w:t>Write meaningful questions that your data will help answer. Good questions are focused and actionable — e.g. "Which product categories drive the most revenue by region?"</w:t>
      </w:r>
    </w:p>
    <w:p w14:paraId="4A0CD330" w14:textId="77777777" w:rsidR="0012010C" w:rsidRDefault="0012010C">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2010C" w14:paraId="0C41456F" w14:textId="77777777">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690EAA2F" w14:textId="77777777" w:rsidR="0012010C" w:rsidRDefault="00E14051">
            <w:r>
              <w:rPr>
                <w:rFonts w:ascii="Aptos" w:hAnsi="Aptos"/>
                <w:b/>
                <w:bCs/>
                <w:color w:val="FFFFFF"/>
                <w:sz w:val="21"/>
                <w:szCs w:val="20"/>
              </w:rPr>
              <w:t>#</w:t>
            </w:r>
          </w:p>
        </w:tc>
        <w:tc>
          <w:tcPr>
            <w:tcW w:w="856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72A3AD6E" w14:textId="77777777" w:rsidR="0012010C" w:rsidRDefault="00E14051">
            <w:r>
              <w:rPr>
                <w:rFonts w:ascii="Aptos" w:hAnsi="Aptos"/>
                <w:b/>
                <w:bCs/>
                <w:color w:val="FFFFFF"/>
                <w:sz w:val="21"/>
                <w:szCs w:val="20"/>
              </w:rPr>
              <w:t>Business Question</w:t>
            </w:r>
          </w:p>
        </w:tc>
      </w:tr>
      <w:tr w:rsidR="0012010C" w14:paraId="014754BC" w14:textId="77777777">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3F11592A" w14:textId="77777777" w:rsidR="003941F4" w:rsidRDefault="00000000">
            <w:r>
              <w:rPr>
                <w:rFonts w:ascii="Aptos" w:hAnsi="Aptos"/>
                <w:sz w:val="21"/>
              </w:rPr>
              <w:t>1</w:t>
            </w:r>
          </w:p>
        </w:tc>
        <w:tc>
          <w:tcPr>
            <w:tcW w:w="8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7966FAF" w14:textId="77777777" w:rsidR="003941F4" w:rsidRDefault="00000000">
            <w:r>
              <w:rPr>
                <w:rFonts w:ascii="Aptos" w:hAnsi="Aptos"/>
                <w:sz w:val="21"/>
              </w:rPr>
              <w:t>Which product categories generate the most revenue and purchase volume?</w:t>
            </w:r>
          </w:p>
        </w:tc>
      </w:tr>
      <w:tr w:rsidR="0012010C" w14:paraId="7B992751" w14:textId="77777777">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288A60B4" w14:textId="77777777" w:rsidR="003941F4" w:rsidRDefault="00000000">
            <w:r>
              <w:rPr>
                <w:rFonts w:ascii="Aptos" w:hAnsi="Aptos"/>
                <w:sz w:val="21"/>
              </w:rPr>
              <w:t>2</w:t>
            </w:r>
          </w:p>
        </w:tc>
        <w:tc>
          <w:tcPr>
            <w:tcW w:w="8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FAC99E7" w14:textId="77777777" w:rsidR="003941F4" w:rsidRDefault="00000000">
            <w:r>
              <w:rPr>
                <w:rFonts w:ascii="Aptos" w:hAnsi="Aptos"/>
                <w:sz w:val="21"/>
              </w:rPr>
              <w:t>Which countries contribute the most sales, and how does performance vary by device?</w:t>
            </w:r>
          </w:p>
        </w:tc>
      </w:tr>
      <w:tr w:rsidR="0012010C" w14:paraId="765B3015" w14:textId="77777777">
        <w:trPr>
          <w:jc w:val="center"/>
        </w:trPr>
        <w:tc>
          <w:tcPr>
            <w:tcW w:w="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3D864257" w14:textId="77777777" w:rsidR="003941F4" w:rsidRDefault="00000000">
            <w:r>
              <w:rPr>
                <w:rFonts w:ascii="Aptos" w:hAnsi="Aptos"/>
                <w:sz w:val="21"/>
              </w:rPr>
              <w:t>3</w:t>
            </w:r>
          </w:p>
        </w:tc>
        <w:tc>
          <w:tcPr>
            <w:tcW w:w="8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2ABDD71" w14:textId="77777777" w:rsidR="003941F4" w:rsidRDefault="00000000">
            <w:r>
              <w:rPr>
                <w:rFonts w:ascii="Aptos" w:hAnsi="Aptos"/>
                <w:sz w:val="21"/>
              </w:rPr>
              <w:t>How do sales evolve over time, and are there visible seasonal peaks or drops?</w:t>
            </w:r>
          </w:p>
        </w:tc>
      </w:tr>
    </w:tbl>
    <w:p w14:paraId="23509562" w14:textId="77777777" w:rsidR="0012010C" w:rsidRDefault="0012010C">
      <w:pPr>
        <w:spacing w:before="200"/>
      </w:pPr>
    </w:p>
    <w:p w14:paraId="657F9EE6" w14:textId="77777777" w:rsidR="0012010C" w:rsidRDefault="00E14051">
      <w:pPr>
        <w:pBdr>
          <w:bottom w:val="single" w:sz="8" w:space="4" w:color="2D6A62"/>
        </w:pBdr>
        <w:spacing w:before="320" w:after="120"/>
        <w:rPr>
          <w:lang w:eastAsia="zh-TW"/>
        </w:rPr>
      </w:pPr>
      <w:proofErr w:type="gramStart"/>
      <w:r>
        <w:rPr>
          <w:rFonts w:ascii="Aptos" w:hAnsi="Aptos"/>
          <w:b/>
          <w:bCs/>
          <w:color w:val="1E4D47"/>
          <w:sz w:val="23"/>
          <w:szCs w:val="26"/>
        </w:rPr>
        <w:t>3  Your</w:t>
      </w:r>
      <w:proofErr w:type="gramEnd"/>
      <w:r>
        <w:rPr>
          <w:rFonts w:ascii="Aptos" w:hAnsi="Aptos"/>
          <w:b/>
          <w:bCs/>
          <w:color w:val="1E4D47"/>
          <w:sz w:val="23"/>
          <w:szCs w:val="26"/>
        </w:rPr>
        <w:t xml:space="preserve"> Dataset</w:t>
      </w:r>
    </w:p>
    <w:p w14:paraId="6BFFD6A3" w14:textId="77777777" w:rsidR="0012010C" w:rsidRDefault="00E14051">
      <w:pPr>
        <w:spacing w:before="20" w:after="60"/>
      </w:pPr>
      <w:r>
        <w:rPr>
          <w:rFonts w:ascii="Aptos" w:hAnsi="Aptos"/>
          <w:i/>
          <w:iCs/>
          <w:color w:val="777777"/>
          <w:sz w:val="18"/>
          <w:szCs w:val="18"/>
        </w:rPr>
        <w:t>Identify the dataset you plan to use. Include the source, a brief description of what it contains, and confirm it has enough variables to answer your questions.</w:t>
      </w:r>
    </w:p>
    <w:p w14:paraId="50DA196F" w14:textId="77777777" w:rsidR="0012010C" w:rsidRDefault="0012010C">
      <w:pPr>
        <w:spacing w:before="60" w:after="40"/>
      </w:pPr>
    </w:p>
    <w:p w14:paraId="5A0E98A8" w14:textId="77777777" w:rsidR="0012010C" w:rsidRDefault="00E14051">
      <w:pPr>
        <w:spacing w:before="100" w:after="40"/>
      </w:pPr>
      <w:r>
        <w:rPr>
          <w:rFonts w:ascii="Aptos" w:hAnsi="Aptos"/>
          <w:b/>
          <w:bCs/>
          <w:color w:val="2D6A62"/>
          <w:sz w:val="20"/>
          <w:szCs w:val="20"/>
        </w:rPr>
        <w:t>Dataset Name &amp; Source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0047E5EC" w14:textId="77777777" w:rsidTr="411C6BBB">
        <w:trPr>
          <w:jc w:val="center"/>
        </w:trPr>
        <w:tc>
          <w:tcPr>
            <w:tcW w:w="9360" w:type="dxa"/>
            <w:tcBorders>
              <w:top w:val="none" w:sz="0" w:space="0" w:color="FFFFFF" w:themeColor="background1"/>
              <w:left w:val="none" w:sz="0" w:space="0" w:color="FFFFFF" w:themeColor="background1"/>
              <w:bottom w:val="single" w:sz="4" w:space="0" w:color="AAAAAA"/>
              <w:right w:val="none" w:sz="0" w:space="0" w:color="FFFFFF" w:themeColor="background1"/>
            </w:tcBorders>
            <w:shd w:val="clear" w:color="auto" w:fill="D9EAF7"/>
            <w:tcMar>
              <w:top w:w="80" w:type="dxa"/>
              <w:left w:w="100" w:type="dxa"/>
              <w:bottom w:w="80" w:type="dxa"/>
              <w:right w:w="100" w:type="dxa"/>
            </w:tcMar>
            <w:vAlign w:val="center"/>
          </w:tcPr>
          <w:p w14:paraId="7D033CFE" w14:textId="77777777" w:rsidR="003941F4" w:rsidRDefault="00000000">
            <w:r>
              <w:rPr>
                <w:rFonts w:ascii="Aptos" w:hAnsi="Aptos"/>
                <w:b/>
                <w:sz w:val="21"/>
              </w:rPr>
              <w:t>Google Merchandise Sales Data (Kaggle)</w:t>
            </w:r>
          </w:p>
        </w:tc>
      </w:tr>
    </w:tbl>
    <w:p w14:paraId="614C35C5" w14:textId="77777777" w:rsidR="0012010C" w:rsidRDefault="0012010C">
      <w:pPr>
        <w:spacing w:before="80" w:after="40"/>
      </w:pPr>
    </w:p>
    <w:p w14:paraId="43B7B8C2" w14:textId="77777777" w:rsidR="0012010C" w:rsidRDefault="00E14051">
      <w:pPr>
        <w:spacing w:before="100" w:after="40"/>
      </w:pPr>
      <w:r>
        <w:rPr>
          <w:rFonts w:ascii="Aptos" w:hAnsi="Aptos"/>
          <w:b/>
          <w:bCs/>
          <w:color w:val="2D6A62"/>
          <w:sz w:val="20"/>
          <w:szCs w:val="20"/>
        </w:rPr>
        <w:t>Brief description (what variables / rows does it contain?)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49929C2A" w14:textId="77777777" w:rsidTr="17FBDDB7">
        <w:trPr>
          <w:jc w:val="center"/>
        </w:trPr>
        <w:tc>
          <w:tcPr>
            <w:tcW w:w="9360" w:type="dxa"/>
            <w:tcBorders>
              <w:top w:val="none" w:sz="0" w:space="0" w:color="FFFFFF" w:themeColor="background1"/>
              <w:left w:val="none" w:sz="0" w:space="0" w:color="FFFFFF" w:themeColor="background1"/>
              <w:bottom w:val="single" w:sz="4" w:space="0" w:color="AAAAAA"/>
              <w:right w:val="none" w:sz="0" w:space="0" w:color="FFFFFF" w:themeColor="background1"/>
            </w:tcBorders>
            <w:shd w:val="clear" w:color="auto" w:fill="D9EAF7"/>
            <w:tcMar>
              <w:top w:w="80" w:type="dxa"/>
              <w:left w:w="100" w:type="dxa"/>
              <w:bottom w:w="80" w:type="dxa"/>
              <w:right w:w="100" w:type="dxa"/>
            </w:tcMar>
            <w:vAlign w:val="center"/>
          </w:tcPr>
          <w:p w14:paraId="7A37CBCE" w14:textId="77777777" w:rsidR="003941F4" w:rsidRDefault="00000000">
            <w:r>
              <w:rPr>
                <w:rFonts w:ascii="Aptos" w:hAnsi="Aptos"/>
                <w:b/>
                <w:sz w:val="21"/>
              </w:rPr>
              <w:t>The dataset combines three related tables: events (758,884 rows) with purchase events and session details; items (1,381 rows) with product name, brand, category, variant, and price; and users (270,154 rows) with user ID and lifetime value. Key variables include country, device, event type, item ID, product category, price in USD, purchase date, and user LTV.</w:t>
            </w:r>
          </w:p>
        </w:tc>
      </w:tr>
      <w:tr w:rsidR="0012010C" w14:paraId="2F35AD76" w14:textId="77777777" w:rsidTr="17FBDDB7">
        <w:trPr>
          <w:jc w:val="center"/>
        </w:trPr>
        <w:tc>
          <w:tcPr>
            <w:tcW w:w="9360" w:type="dxa"/>
            <w:tcBorders>
              <w:top w:val="none" w:sz="0" w:space="0" w:color="FFFFFF" w:themeColor="background1"/>
              <w:left w:val="none" w:sz="0" w:space="0" w:color="FFFFFF" w:themeColor="background1"/>
              <w:bottom w:val="single" w:sz="4" w:space="0" w:color="AAAAAA"/>
              <w:right w:val="none" w:sz="0" w:space="0" w:color="FFFFFF" w:themeColor="background1"/>
            </w:tcBorders>
            <w:tcMar>
              <w:top w:w="80" w:type="dxa"/>
              <w:left w:w="100" w:type="dxa"/>
              <w:bottom w:w="80" w:type="dxa"/>
              <w:right w:w="100" w:type="dxa"/>
            </w:tcMar>
            <w:vAlign w:val="center"/>
          </w:tcPr>
          <w:p w14:paraId="187DDA8A" w14:textId="77777777" w:rsidR="003941F4" w:rsidRDefault="00000000">
            <w:r>
              <w:rPr>
                <w:rFonts w:ascii="Aptos" w:hAnsi="Aptos"/>
                <w:sz w:val="21"/>
              </w:rPr>
              <w:t>These variables are sufficient to build Power BI visuals about revenue, top-selling categories and products, geographic performance, device behavior, and time-based sales trends.</w:t>
            </w:r>
          </w:p>
        </w:tc>
      </w:tr>
    </w:tbl>
    <w:p w14:paraId="394C4CBA" w14:textId="77777777" w:rsidR="0012010C" w:rsidRDefault="0012010C">
      <w:pPr>
        <w:spacing w:before="80" w:after="40"/>
      </w:pPr>
    </w:p>
    <w:p w14:paraId="3F2852A3" w14:textId="77777777" w:rsidR="0012010C" w:rsidRDefault="00E14051">
      <w:pPr>
        <w:spacing w:before="100" w:after="40"/>
      </w:pPr>
      <w:r>
        <w:rPr>
          <w:rFonts w:ascii="Aptos" w:hAnsi="Aptos"/>
          <w:b/>
          <w:bCs/>
          <w:color w:val="2D6A62"/>
          <w:sz w:val="20"/>
          <w:szCs w:val="20"/>
        </w:rPr>
        <w:t>Link / URL (if applicable)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09B7D35D" w14:textId="77777777" w:rsidTr="3104E714">
        <w:trPr>
          <w:jc w:val="center"/>
        </w:trPr>
        <w:tc>
          <w:tcPr>
            <w:tcW w:w="9360" w:type="dxa"/>
            <w:tcBorders>
              <w:top w:val="none" w:sz="0" w:space="0" w:color="FFFFFF" w:themeColor="background1"/>
              <w:left w:val="none" w:sz="0" w:space="0" w:color="FFFFFF" w:themeColor="background1"/>
              <w:bottom w:val="single" w:sz="4" w:space="0" w:color="AAAAAA"/>
              <w:right w:val="none" w:sz="0" w:space="0" w:color="FFFFFF" w:themeColor="background1"/>
            </w:tcBorders>
            <w:shd w:val="clear" w:color="auto" w:fill="D9EAF7"/>
            <w:tcMar>
              <w:top w:w="80" w:type="dxa"/>
              <w:left w:w="100" w:type="dxa"/>
              <w:bottom w:w="80" w:type="dxa"/>
              <w:right w:w="100" w:type="dxa"/>
            </w:tcMar>
            <w:vAlign w:val="center"/>
          </w:tcPr>
          <w:p w14:paraId="08F7139B" w14:textId="77777777" w:rsidR="003941F4" w:rsidRDefault="00000000">
            <w:r>
              <w:rPr>
                <w:rFonts w:ascii="Aptos" w:hAnsi="Aptos"/>
                <w:b/>
                <w:sz w:val="21"/>
              </w:rPr>
              <w:t>https://www.kaggle.com/datasets/mexwell/google-merchandise-sales-data</w:t>
            </w:r>
          </w:p>
        </w:tc>
      </w:tr>
    </w:tbl>
    <w:p w14:paraId="6C345725" w14:textId="77777777" w:rsidR="0012010C" w:rsidRDefault="0012010C">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5DB5E9C8"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F3"/>
            <w:tcMar>
              <w:top w:w="100" w:type="dxa"/>
              <w:left w:w="160" w:type="dxa"/>
              <w:bottom w:w="100" w:type="dxa"/>
              <w:right w:w="160" w:type="dxa"/>
            </w:tcMar>
          </w:tcPr>
          <w:p w14:paraId="2F0027C5" w14:textId="77777777" w:rsidR="0012010C" w:rsidRDefault="00E14051">
            <w:r>
              <w:rPr>
                <w:b/>
                <w:bCs/>
                <w:color w:val="1E4D47"/>
                <w:sz w:val="18"/>
                <w:szCs w:val="18"/>
              </w:rPr>
              <w:t>Good places to find datasets:</w:t>
            </w:r>
          </w:p>
          <w:p w14:paraId="340277AD" w14:textId="77777777" w:rsidR="0012010C" w:rsidRDefault="00E14051">
            <w:pPr>
              <w:spacing w:before="60"/>
            </w:pPr>
            <w:r>
              <w:rPr>
                <w:color w:val="444444"/>
                <w:sz w:val="18"/>
                <w:szCs w:val="18"/>
              </w:rPr>
              <w:t>Kaggle (kaggle.com/</w:t>
            </w:r>
            <w:proofErr w:type="gramStart"/>
            <w:r>
              <w:rPr>
                <w:color w:val="444444"/>
                <w:sz w:val="18"/>
                <w:szCs w:val="18"/>
              </w:rPr>
              <w:t xml:space="preserve">datasets)   </w:t>
            </w:r>
            <w:proofErr w:type="gramEnd"/>
            <w:r>
              <w:rPr>
                <w:color w:val="444444"/>
                <w:sz w:val="18"/>
                <w:szCs w:val="18"/>
              </w:rPr>
              <w:t xml:space="preserve">•   Data.gov   •   </w:t>
            </w:r>
            <w:proofErr w:type="spellStart"/>
            <w:r>
              <w:rPr>
                <w:color w:val="444444"/>
                <w:sz w:val="18"/>
                <w:szCs w:val="18"/>
              </w:rPr>
              <w:t>Gapminder</w:t>
            </w:r>
            <w:proofErr w:type="spellEnd"/>
            <w:r>
              <w:rPr>
                <w:color w:val="444444"/>
                <w:sz w:val="18"/>
                <w:szCs w:val="18"/>
              </w:rPr>
              <w:t xml:space="preserve"> (</w:t>
            </w:r>
            <w:proofErr w:type="gramStart"/>
            <w:r>
              <w:rPr>
                <w:color w:val="444444"/>
                <w:sz w:val="18"/>
                <w:szCs w:val="18"/>
              </w:rPr>
              <w:t xml:space="preserve">gapminder.org)   </w:t>
            </w:r>
            <w:proofErr w:type="gramEnd"/>
            <w:r>
              <w:rPr>
                <w:color w:val="444444"/>
                <w:sz w:val="18"/>
                <w:szCs w:val="18"/>
              </w:rPr>
              <w:t>•   Awesome Public Datasets (github.com/</w:t>
            </w:r>
            <w:proofErr w:type="spellStart"/>
            <w:r>
              <w:rPr>
                <w:color w:val="444444"/>
                <w:sz w:val="18"/>
                <w:szCs w:val="18"/>
              </w:rPr>
              <w:t>awesomedata</w:t>
            </w:r>
            <w:proofErr w:type="spellEnd"/>
            <w:r>
              <w:rPr>
                <w:color w:val="444444"/>
                <w:sz w:val="18"/>
                <w:szCs w:val="18"/>
              </w:rPr>
              <w:t>)</w:t>
            </w:r>
          </w:p>
        </w:tc>
      </w:tr>
    </w:tbl>
    <w:p w14:paraId="26D697DE" w14:textId="77777777" w:rsidR="0012010C" w:rsidRDefault="0012010C">
      <w:pPr>
        <w:spacing w:before="200"/>
      </w:pPr>
    </w:p>
    <w:p w14:paraId="118CDCF1" w14:textId="77777777" w:rsidR="0012010C" w:rsidRDefault="00E14051">
      <w:pPr>
        <w:pBdr>
          <w:bottom w:val="single" w:sz="8" w:space="4" w:color="2D6A62"/>
        </w:pBdr>
        <w:spacing w:before="320" w:after="120"/>
      </w:pPr>
      <w:proofErr w:type="gramStart"/>
      <w:r>
        <w:rPr>
          <w:rFonts w:ascii="Aptos" w:hAnsi="Aptos"/>
          <w:b/>
          <w:bCs/>
          <w:color w:val="1E4D47"/>
          <w:sz w:val="23"/>
          <w:szCs w:val="26"/>
        </w:rPr>
        <w:t>4  Your</w:t>
      </w:r>
      <w:proofErr w:type="gramEnd"/>
      <w:r>
        <w:rPr>
          <w:rFonts w:ascii="Aptos" w:hAnsi="Aptos"/>
          <w:b/>
          <w:bCs/>
          <w:color w:val="1E4D47"/>
          <w:sz w:val="23"/>
          <w:szCs w:val="26"/>
        </w:rPr>
        <w:t xml:space="preserve"> Chart Plan</w:t>
      </w:r>
    </w:p>
    <w:p w14:paraId="6404D35A" w14:textId="77777777" w:rsidR="0012010C" w:rsidRDefault="00E14051">
      <w:pPr>
        <w:spacing w:before="20" w:after="60"/>
      </w:pPr>
      <w:r>
        <w:rPr>
          <w:rFonts w:ascii="Aptos" w:hAnsi="Aptos"/>
          <w:i/>
          <w:iCs/>
          <w:color w:val="777777"/>
          <w:sz w:val="18"/>
          <w:szCs w:val="18"/>
        </w:rPr>
        <w:t>For each of your business questions, briefly describe the chart type you plan to use and why it fits. Then start to incorporate design elements that enhance the message.</w:t>
      </w:r>
    </w:p>
    <w:p w14:paraId="282D20AD" w14:textId="77777777" w:rsidR="0012010C" w:rsidRDefault="0012010C">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
        <w:gridCol w:w="3993"/>
        <w:gridCol w:w="2497"/>
        <w:gridCol w:w="2557"/>
      </w:tblGrid>
      <w:tr w:rsidR="00C42313" w14:paraId="58ACBBD4" w14:textId="77777777">
        <w:trPr>
          <w:jc w:val="center"/>
        </w:trPr>
        <w:tc>
          <w:tcPr>
            <w:tcW w:w="30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664B65C9" w14:textId="77777777" w:rsidR="0012010C" w:rsidRDefault="00E14051">
            <w:r>
              <w:rPr>
                <w:rFonts w:ascii="Aptos" w:hAnsi="Aptos"/>
                <w:b/>
                <w:bCs/>
                <w:color w:val="FFFFFF"/>
                <w:sz w:val="21"/>
                <w:szCs w:val="20"/>
              </w:rPr>
              <w:lastRenderedPageBreak/>
              <w:t>#</w:t>
            </w:r>
          </w:p>
        </w:tc>
        <w:tc>
          <w:tcPr>
            <w:tcW w:w="400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758CC129" w14:textId="77777777" w:rsidR="0012010C" w:rsidRDefault="00E14051">
            <w:r>
              <w:rPr>
                <w:rFonts w:ascii="Aptos" w:hAnsi="Aptos"/>
                <w:b/>
                <w:bCs/>
                <w:color w:val="FFFFFF"/>
                <w:sz w:val="21"/>
                <w:szCs w:val="20"/>
              </w:rPr>
              <w:t>Business Question (restate briefly)</w:t>
            </w:r>
          </w:p>
        </w:tc>
        <w:tc>
          <w:tcPr>
            <w:tcW w:w="250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33DB2660" w14:textId="77777777" w:rsidR="0012010C" w:rsidRDefault="00E14051">
            <w:r>
              <w:rPr>
                <w:rFonts w:ascii="Aptos" w:hAnsi="Aptos"/>
                <w:b/>
                <w:bCs/>
                <w:color w:val="FFFFFF"/>
                <w:sz w:val="21"/>
                <w:szCs w:val="20"/>
              </w:rPr>
              <w:t>Chart Type</w:t>
            </w:r>
          </w:p>
        </w:tc>
        <w:tc>
          <w:tcPr>
            <w:tcW w:w="2560" w:type="dxa"/>
            <w:tcBorders>
              <w:top w:val="single" w:sz="1" w:space="0" w:color="CCCCCC"/>
              <w:left w:val="single" w:sz="1" w:space="0" w:color="CCCCCC"/>
              <w:bottom w:val="single" w:sz="1" w:space="0" w:color="CCCCCC"/>
              <w:right w:val="single" w:sz="1" w:space="0" w:color="CCCCCC"/>
            </w:tcBorders>
            <w:shd w:val="clear" w:color="auto" w:fill="D9EAF7"/>
            <w:tcMar>
              <w:top w:w="80" w:type="dxa"/>
              <w:left w:w="100" w:type="dxa"/>
              <w:bottom w:w="80" w:type="dxa"/>
              <w:right w:w="100" w:type="dxa"/>
            </w:tcMar>
            <w:vAlign w:val="center"/>
          </w:tcPr>
          <w:p w14:paraId="795BFAAD" w14:textId="77777777" w:rsidR="0012010C" w:rsidRDefault="00E14051">
            <w:r>
              <w:rPr>
                <w:rFonts w:ascii="Aptos" w:hAnsi="Aptos"/>
                <w:b/>
                <w:bCs/>
                <w:color w:val="FFFFFF"/>
                <w:sz w:val="21"/>
                <w:szCs w:val="20"/>
              </w:rPr>
              <w:t>Why It Fits</w:t>
            </w:r>
          </w:p>
        </w:tc>
      </w:tr>
      <w:tr w:rsidR="00C42313" w14:paraId="503F2310" w14:textId="77777777">
        <w:trPr>
          <w:jc w:val="center"/>
        </w:trPr>
        <w:tc>
          <w:tcPr>
            <w:tcW w:w="3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75AE8CF4" w14:textId="77777777" w:rsidR="003941F4" w:rsidRDefault="00000000">
            <w:r>
              <w:rPr>
                <w:rFonts w:ascii="Aptos" w:hAnsi="Aptos"/>
                <w:sz w:val="21"/>
              </w:rPr>
              <w:t>1</w:t>
            </w:r>
          </w:p>
        </w:tc>
        <w:tc>
          <w:tcPr>
            <w:tcW w:w="4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4625DC8" w14:textId="77777777" w:rsidR="003941F4" w:rsidRDefault="00000000">
            <w:r>
              <w:rPr>
                <w:rFonts w:ascii="Aptos" w:hAnsi="Aptos"/>
                <w:sz w:val="21"/>
              </w:rPr>
              <w:t>Category revenue and purchase volume</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CB4A623" w14:textId="77777777" w:rsidR="003941F4" w:rsidRDefault="00000000">
            <w:r>
              <w:rPr>
                <w:rFonts w:ascii="Aptos" w:hAnsi="Aptos"/>
                <w:sz w:val="21"/>
              </w:rPr>
              <w:t>Clustered bar chart</w:t>
            </w:r>
          </w:p>
        </w:tc>
        <w:tc>
          <w:tcPr>
            <w:tcW w:w="2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9565673" w14:textId="77777777" w:rsidR="003941F4" w:rsidRDefault="00000000">
            <w:r>
              <w:rPr>
                <w:rFonts w:ascii="Aptos" w:hAnsi="Aptos"/>
                <w:sz w:val="21"/>
              </w:rPr>
              <w:t>A bar chart makes it easy to compare categories side by side and quickly identify which categories lead in revenue or number of purchases.</w:t>
            </w:r>
          </w:p>
        </w:tc>
      </w:tr>
      <w:tr w:rsidR="00C42313" w14:paraId="59EF0AE7" w14:textId="77777777">
        <w:trPr>
          <w:jc w:val="center"/>
        </w:trPr>
        <w:tc>
          <w:tcPr>
            <w:tcW w:w="3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2130F9E0" w14:textId="77777777" w:rsidR="003941F4" w:rsidRDefault="00000000">
            <w:r>
              <w:rPr>
                <w:rFonts w:ascii="Aptos" w:hAnsi="Aptos"/>
                <w:sz w:val="21"/>
              </w:rPr>
              <w:t>2</w:t>
            </w:r>
          </w:p>
        </w:tc>
        <w:tc>
          <w:tcPr>
            <w:tcW w:w="4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EEED0C7" w14:textId="77777777" w:rsidR="003941F4" w:rsidRDefault="00000000">
            <w:r>
              <w:rPr>
                <w:rFonts w:ascii="Aptos" w:hAnsi="Aptos"/>
                <w:sz w:val="21"/>
              </w:rPr>
              <w:t>Sales by country and device</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ACC4A4B" w14:textId="77777777" w:rsidR="003941F4" w:rsidRDefault="00000000">
            <w:r>
              <w:rPr>
                <w:rFonts w:ascii="Aptos" w:hAnsi="Aptos"/>
                <w:sz w:val="21"/>
              </w:rPr>
              <w:t>Horizontal bar chart with device slicer</w:t>
            </w:r>
          </w:p>
        </w:tc>
        <w:tc>
          <w:tcPr>
            <w:tcW w:w="2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A4AFD94" w14:textId="77777777" w:rsidR="003941F4" w:rsidRDefault="00000000">
            <w:r>
              <w:rPr>
                <w:rFonts w:ascii="Aptos" w:hAnsi="Aptos"/>
                <w:sz w:val="21"/>
              </w:rPr>
              <w:t>This view clearly ranks countries by sales while allowing the audience to compare differences between desktop and mobile purchases interactively.</w:t>
            </w:r>
          </w:p>
        </w:tc>
      </w:tr>
      <w:tr w:rsidR="00C42313" w14:paraId="40D244A9" w14:textId="77777777">
        <w:trPr>
          <w:jc w:val="center"/>
        </w:trPr>
        <w:tc>
          <w:tcPr>
            <w:tcW w:w="3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42822E96" w14:textId="77777777" w:rsidR="003941F4" w:rsidRDefault="00000000">
            <w:r>
              <w:rPr>
                <w:rFonts w:ascii="Aptos" w:hAnsi="Aptos"/>
                <w:sz w:val="21"/>
              </w:rPr>
              <w:t>3</w:t>
            </w:r>
          </w:p>
        </w:tc>
        <w:tc>
          <w:tcPr>
            <w:tcW w:w="4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7421533" w14:textId="77777777" w:rsidR="003941F4" w:rsidRDefault="00000000">
            <w:r>
              <w:rPr>
                <w:rFonts w:ascii="Aptos" w:hAnsi="Aptos"/>
                <w:sz w:val="21"/>
              </w:rPr>
              <w:t>Sales trend over time</w:t>
            </w:r>
          </w:p>
        </w:tc>
        <w:tc>
          <w:tcPr>
            <w:tcW w:w="2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D33FDCC" w14:textId="77777777" w:rsidR="003941F4" w:rsidRDefault="00000000">
            <w:r>
              <w:rPr>
                <w:rFonts w:ascii="Aptos" w:hAnsi="Aptos"/>
                <w:sz w:val="21"/>
              </w:rPr>
              <w:t>Line chart</w:t>
            </w:r>
          </w:p>
        </w:tc>
        <w:tc>
          <w:tcPr>
            <w:tcW w:w="2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E9C64C2" w14:textId="77777777" w:rsidR="003941F4" w:rsidRDefault="00000000">
            <w:r>
              <w:rPr>
                <w:rFonts w:ascii="Aptos" w:hAnsi="Aptos"/>
                <w:sz w:val="21"/>
              </w:rPr>
              <w:t>A line chart is the best choice for showing month-to-month or week-to-week changes, making peaks, declines, and seasonality easy to spot.</w:t>
            </w:r>
          </w:p>
        </w:tc>
      </w:tr>
    </w:tbl>
    <w:p w14:paraId="5DA0ED98" w14:textId="77777777" w:rsidR="0012010C" w:rsidRDefault="0012010C">
      <w:pPr>
        <w:spacing w:before="80" w:after="40"/>
      </w:pPr>
    </w:p>
    <w:p w14:paraId="01C7D722" w14:textId="77777777" w:rsidR="0012010C" w:rsidRDefault="00E14051">
      <w:pPr>
        <w:spacing w:before="100" w:after="40"/>
      </w:pPr>
      <w:r>
        <w:rPr>
          <w:rFonts w:ascii="Aptos" w:hAnsi="Aptos"/>
          <w:b/>
          <w:bCs/>
          <w:color w:val="2D6A62"/>
          <w:sz w:val="20"/>
          <w:szCs w:val="20"/>
        </w:rPr>
        <w:t>Any additional design notes? (</w:t>
      </w:r>
      <w:proofErr w:type="spellStart"/>
      <w:r>
        <w:rPr>
          <w:rFonts w:ascii="Aptos" w:hAnsi="Aptos"/>
          <w:b/>
          <w:bCs/>
          <w:color w:val="2D6A62"/>
          <w:sz w:val="20"/>
          <w:szCs w:val="20"/>
        </w:rPr>
        <w:t>colours</w:t>
      </w:r>
      <w:proofErr w:type="spellEnd"/>
      <w:r>
        <w:rPr>
          <w:rFonts w:ascii="Aptos" w:hAnsi="Aptos"/>
          <w:b/>
          <w:bCs/>
          <w:color w:val="2D6A62"/>
          <w:sz w:val="20"/>
          <w:szCs w:val="20"/>
        </w:rPr>
        <w:t>, theme, storytelling approach)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010C" w14:paraId="6EEC333A" w14:textId="77777777">
        <w:trPr>
          <w:jc w:val="center"/>
        </w:trPr>
        <w:tc>
          <w:tcPr>
            <w:tcW w:w="9360" w:type="dxa"/>
            <w:tcBorders>
              <w:top w:val="none" w:sz="0" w:space="0" w:color="FFFFFF"/>
              <w:left w:val="none" w:sz="0" w:space="0" w:color="FFFFFF"/>
              <w:bottom w:val="single" w:sz="4" w:space="0" w:color="AAAAAA"/>
              <w:right w:val="none" w:sz="0" w:space="0" w:color="FFFFFF"/>
            </w:tcBorders>
            <w:shd w:val="clear" w:color="auto" w:fill="D9EAF7"/>
            <w:tcMar>
              <w:top w:w="80" w:type="dxa"/>
              <w:left w:w="100" w:type="dxa"/>
              <w:bottom w:w="80" w:type="dxa"/>
              <w:right w:w="100" w:type="dxa"/>
            </w:tcMar>
            <w:vAlign w:val="center"/>
          </w:tcPr>
          <w:p w14:paraId="6A94F0F1" w14:textId="77777777" w:rsidR="003941F4" w:rsidRDefault="00000000">
            <w:r>
              <w:rPr>
                <w:rFonts w:ascii="Aptos" w:hAnsi="Aptos"/>
                <w:b/>
                <w:sz w:val="21"/>
              </w:rPr>
              <w:t>Use a clean dashboard layout with KPI cards at the top (total revenue, total purchases, average basket value, and top category).</w:t>
            </w:r>
          </w:p>
        </w:tc>
      </w:tr>
      <w:tr w:rsidR="0012010C" w14:paraId="30D8217D" w14:textId="77777777">
        <w:trPr>
          <w:jc w:val="center"/>
        </w:trPr>
        <w:tc>
          <w:tcPr>
            <w:tcW w:w="9360" w:type="dxa"/>
            <w:tcBorders>
              <w:top w:val="none" w:sz="0" w:space="0" w:color="FFFFFF"/>
              <w:left w:val="none" w:sz="0" w:space="0" w:color="FFFFFF"/>
              <w:bottom w:val="single" w:sz="4" w:space="0" w:color="AAAAAA"/>
              <w:right w:val="none" w:sz="0" w:space="0" w:color="FFFFFF"/>
            </w:tcBorders>
            <w:tcMar>
              <w:top w:w="80" w:type="dxa"/>
              <w:left w:w="100" w:type="dxa"/>
              <w:bottom w:w="80" w:type="dxa"/>
              <w:right w:w="100" w:type="dxa"/>
            </w:tcMar>
            <w:vAlign w:val="center"/>
          </w:tcPr>
          <w:p w14:paraId="76763B91" w14:textId="77777777" w:rsidR="003941F4" w:rsidRDefault="00000000">
            <w:r>
              <w:rPr>
                <w:rFonts w:ascii="Aptos" w:hAnsi="Aptos"/>
                <w:sz w:val="21"/>
              </w:rPr>
              <w:t>Adopt a simple Google-inspired palette (blue, red, yellow, and green used sparingly), add slicers for date, country, device, and category, and keep labels concise so the story focuses on actionable insights rather than decorative effects.</w:t>
            </w:r>
          </w:p>
        </w:tc>
      </w:tr>
    </w:tbl>
    <w:p w14:paraId="6E897CF8" w14:textId="77777777" w:rsidR="0012010C" w:rsidRDefault="0012010C">
      <w:pPr>
        <w:spacing w:before="2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010C" w14:paraId="3874282D" w14:textId="77777777">
        <w:trPr>
          <w:jc w:val="center"/>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EDEDED"/>
            <w:tcMar>
              <w:top w:w="80" w:type="dxa"/>
              <w:left w:w="100" w:type="dxa"/>
              <w:bottom w:w="80" w:type="dxa"/>
              <w:right w:w="100" w:type="dxa"/>
            </w:tcMar>
            <w:vAlign w:val="center"/>
          </w:tcPr>
          <w:p w14:paraId="2B8C17A7" w14:textId="77777777" w:rsidR="0012010C" w:rsidRDefault="00E14051">
            <w:r>
              <w:rPr>
                <w:rFonts w:ascii="Aptos" w:hAnsi="Aptos"/>
                <w:b/>
                <w:bCs/>
                <w:color w:val="FFFFFF"/>
                <w:sz w:val="21"/>
                <w:szCs w:val="20"/>
              </w:rPr>
              <w:t>How You'll Be Graded</w:t>
            </w:r>
          </w:p>
        </w:tc>
      </w:tr>
      <w:tr w:rsidR="0012010C" w14:paraId="102D20D4"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E4D47"/>
            <w:tcMar>
              <w:top w:w="80" w:type="dxa"/>
              <w:left w:w="100" w:type="dxa"/>
              <w:bottom w:w="80" w:type="dxa"/>
              <w:right w:w="100" w:type="dxa"/>
            </w:tcMar>
            <w:vAlign w:val="center"/>
          </w:tcPr>
          <w:p w14:paraId="5B361D43" w14:textId="77777777" w:rsidR="0012010C" w:rsidRDefault="00E14051">
            <w:r>
              <w:rPr>
                <w:rFonts w:ascii="Aptos" w:hAnsi="Aptos"/>
                <w:b/>
                <w:bCs/>
                <w:color w:val="FFFFFF"/>
                <w:sz w:val="21"/>
                <w:szCs w:val="18"/>
              </w:rPr>
              <w:t>TOPIC</w:t>
            </w:r>
          </w:p>
        </w:tc>
        <w:tc>
          <w:tcPr>
            <w:tcW w:w="6560" w:type="dxa"/>
            <w:tcBorders>
              <w:top w:val="single" w:sz="1" w:space="0" w:color="CCCCCC"/>
              <w:left w:val="single" w:sz="1" w:space="0" w:color="CCCCCC"/>
              <w:bottom w:val="single" w:sz="1" w:space="0" w:color="CCCCCC"/>
              <w:right w:val="single" w:sz="1" w:space="0" w:color="CCCCCC"/>
            </w:tcBorders>
            <w:shd w:val="clear" w:color="auto" w:fill="1E4D47"/>
            <w:tcMar>
              <w:top w:w="80" w:type="dxa"/>
              <w:left w:w="100" w:type="dxa"/>
              <w:bottom w:w="80" w:type="dxa"/>
              <w:right w:w="100" w:type="dxa"/>
            </w:tcMar>
            <w:vAlign w:val="center"/>
          </w:tcPr>
          <w:p w14:paraId="460D8827" w14:textId="77777777" w:rsidR="0012010C" w:rsidRDefault="00E14051">
            <w:r>
              <w:rPr>
                <w:rFonts w:ascii="Aptos" w:hAnsi="Aptos"/>
                <w:b/>
                <w:bCs/>
                <w:color w:val="FFFFFF"/>
                <w:sz w:val="21"/>
                <w:szCs w:val="18"/>
              </w:rPr>
              <w:t>CRITERIA</w:t>
            </w:r>
          </w:p>
        </w:tc>
      </w:tr>
      <w:tr w:rsidR="0012010C" w14:paraId="4709E6FC"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2E5124A2" w14:textId="77777777" w:rsidR="0012010C" w:rsidRDefault="00E14051">
            <w:r>
              <w:rPr>
                <w:rFonts w:ascii="Aptos" w:hAnsi="Aptos"/>
                <w:b/>
                <w:bCs/>
                <w:color w:val="1E4D47"/>
                <w:sz w:val="21"/>
                <w:szCs w:val="20"/>
              </w:rPr>
              <w:t>Objective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9F7167E" w14:textId="77777777" w:rsidR="0012010C" w:rsidRDefault="00E14051">
            <w:pPr>
              <w:spacing w:before="40" w:after="40"/>
            </w:pPr>
            <w:proofErr w:type="gramStart"/>
            <w:r>
              <w:rPr>
                <w:rFonts w:ascii="Aptos" w:hAnsi="Aptos"/>
                <w:color w:val="333333"/>
                <w:sz w:val="21"/>
                <w:szCs w:val="20"/>
              </w:rPr>
              <w:t>✓  Defined</w:t>
            </w:r>
            <w:proofErr w:type="gramEnd"/>
            <w:r>
              <w:rPr>
                <w:rFonts w:ascii="Aptos" w:hAnsi="Aptos"/>
                <w:color w:val="333333"/>
                <w:sz w:val="21"/>
                <w:szCs w:val="20"/>
              </w:rPr>
              <w:t xml:space="preserve"> goal? (Title or through text)</w:t>
            </w:r>
          </w:p>
          <w:p w14:paraId="1726D018" w14:textId="77777777" w:rsidR="0012010C" w:rsidRDefault="00E14051">
            <w:pPr>
              <w:spacing w:before="40" w:after="40"/>
            </w:pPr>
            <w:proofErr w:type="gramStart"/>
            <w:r>
              <w:rPr>
                <w:rFonts w:ascii="Aptos" w:hAnsi="Aptos"/>
                <w:color w:val="333333"/>
                <w:sz w:val="21"/>
                <w:szCs w:val="20"/>
              </w:rPr>
              <w:t>✓  Defined</w:t>
            </w:r>
            <w:proofErr w:type="gramEnd"/>
            <w:r>
              <w:rPr>
                <w:rFonts w:ascii="Aptos" w:hAnsi="Aptos"/>
                <w:color w:val="333333"/>
                <w:sz w:val="21"/>
                <w:szCs w:val="20"/>
              </w:rPr>
              <w:t xml:space="preserve"> audience?</w:t>
            </w:r>
          </w:p>
        </w:tc>
      </w:tr>
      <w:tr w:rsidR="0012010C" w14:paraId="20B256A8"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61EF2936" w14:textId="77777777" w:rsidR="0012010C" w:rsidRDefault="00E14051">
            <w:r>
              <w:rPr>
                <w:rFonts w:ascii="Aptos" w:hAnsi="Aptos"/>
                <w:b/>
                <w:bCs/>
                <w:color w:val="1E4D47"/>
                <w:sz w:val="21"/>
                <w:szCs w:val="20"/>
              </w:rPr>
              <w:t>Choice of Visualizations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F0CEA63"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visualizations created from the correct data/variables?</w:t>
            </w:r>
          </w:p>
          <w:p w14:paraId="1D88B5C7"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the visualizations related to the objective?</w:t>
            </w:r>
          </w:p>
        </w:tc>
      </w:tr>
      <w:tr w:rsidR="0012010C" w14:paraId="6790726E"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74B329D1" w14:textId="77777777" w:rsidR="0012010C" w:rsidRDefault="00E14051">
            <w:r>
              <w:rPr>
                <w:rFonts w:ascii="Aptos" w:hAnsi="Aptos"/>
                <w:b/>
                <w:bCs/>
                <w:color w:val="1E4D47"/>
                <w:sz w:val="21"/>
                <w:szCs w:val="20"/>
              </w:rPr>
              <w:t>Visual Design</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8583F5F"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colors appropriately used?</w:t>
            </w:r>
          </w:p>
          <w:p w14:paraId="0C83F083"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the fonts and sizes of visual elements synchronized?</w:t>
            </w:r>
          </w:p>
          <w:p w14:paraId="3CAE92A1" w14:textId="77777777" w:rsidR="0012010C" w:rsidRDefault="00E14051">
            <w:pPr>
              <w:spacing w:before="40" w:after="40"/>
            </w:pPr>
            <w:proofErr w:type="gramStart"/>
            <w:r>
              <w:rPr>
                <w:rFonts w:ascii="Aptos" w:hAnsi="Aptos"/>
                <w:color w:val="333333"/>
                <w:sz w:val="21"/>
                <w:szCs w:val="20"/>
              </w:rPr>
              <w:t>✓  Is</w:t>
            </w:r>
            <w:proofErr w:type="gramEnd"/>
            <w:r>
              <w:rPr>
                <w:rFonts w:ascii="Aptos" w:hAnsi="Aptos"/>
                <w:color w:val="333333"/>
                <w:sz w:val="21"/>
                <w:szCs w:val="20"/>
              </w:rPr>
              <w:t xml:space="preserve"> there enough context provided?</w:t>
            </w:r>
          </w:p>
          <w:p w14:paraId="103BF771"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the axes specified correctly?</w:t>
            </w:r>
          </w:p>
        </w:tc>
      </w:tr>
      <w:tr w:rsidR="0012010C" w14:paraId="187CB2DD"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2B82D1A2" w14:textId="77777777" w:rsidR="0012010C" w:rsidRDefault="00E14051">
            <w:r>
              <w:rPr>
                <w:rFonts w:ascii="Aptos" w:hAnsi="Aptos"/>
                <w:b/>
                <w:bCs/>
                <w:color w:val="1E4D47"/>
                <w:sz w:val="21"/>
                <w:szCs w:val="20"/>
              </w:rPr>
              <w:t>Clutter</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4B10E5D" w14:textId="77777777" w:rsidR="0012010C" w:rsidRDefault="00E14051">
            <w:pPr>
              <w:spacing w:before="40" w:after="40"/>
            </w:pPr>
            <w:proofErr w:type="gramStart"/>
            <w:r>
              <w:rPr>
                <w:rFonts w:ascii="Aptos" w:hAnsi="Aptos"/>
                <w:color w:val="333333"/>
                <w:sz w:val="21"/>
                <w:szCs w:val="20"/>
              </w:rPr>
              <w:t>✓  Is</w:t>
            </w:r>
            <w:proofErr w:type="gramEnd"/>
            <w:r>
              <w:rPr>
                <w:rFonts w:ascii="Aptos" w:hAnsi="Aptos"/>
                <w:color w:val="333333"/>
                <w:sz w:val="21"/>
                <w:szCs w:val="20"/>
              </w:rPr>
              <w:t xml:space="preserve"> there clutter?</w:t>
            </w:r>
          </w:p>
          <w:p w14:paraId="2780EFCF"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there redundant visual elements or text?</w:t>
            </w:r>
          </w:p>
        </w:tc>
      </w:tr>
      <w:tr w:rsidR="0012010C" w14:paraId="1639F808"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00" w:type="dxa"/>
              <w:bottom w:w="80" w:type="dxa"/>
              <w:right w:w="100" w:type="dxa"/>
            </w:tcMar>
            <w:vAlign w:val="center"/>
          </w:tcPr>
          <w:p w14:paraId="02E699E3" w14:textId="77777777" w:rsidR="0012010C" w:rsidRDefault="00E14051">
            <w:r>
              <w:rPr>
                <w:rFonts w:ascii="Aptos" w:hAnsi="Aptos"/>
                <w:b/>
                <w:bCs/>
                <w:color w:val="1E4D47"/>
                <w:sz w:val="21"/>
                <w:szCs w:val="20"/>
              </w:rPr>
              <w:lastRenderedPageBreak/>
              <w:t>Interactions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3AA4585" w14:textId="77777777" w:rsidR="0012010C" w:rsidRDefault="00E14051">
            <w:pPr>
              <w:spacing w:before="40" w:after="40"/>
            </w:pPr>
            <w:proofErr w:type="gramStart"/>
            <w:r>
              <w:rPr>
                <w:rFonts w:ascii="Aptos" w:hAnsi="Aptos"/>
                <w:color w:val="333333"/>
                <w:sz w:val="21"/>
                <w:szCs w:val="20"/>
              </w:rPr>
              <w:t>✓  Are</w:t>
            </w:r>
            <w:proofErr w:type="gramEnd"/>
            <w:r>
              <w:rPr>
                <w:rFonts w:ascii="Aptos" w:hAnsi="Aptos"/>
                <w:color w:val="333333"/>
                <w:sz w:val="21"/>
                <w:szCs w:val="20"/>
              </w:rPr>
              <w:t xml:space="preserve"> there meaningful interactions?</w:t>
            </w:r>
          </w:p>
        </w:tc>
      </w:tr>
    </w:tbl>
    <w:p w14:paraId="48ED06EC" w14:textId="77777777" w:rsidR="0012010C" w:rsidRDefault="0012010C">
      <w:pPr>
        <w:jc w:val="center"/>
      </w:pPr>
    </w:p>
    <w:sectPr w:rsidR="0012010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E1BC1"/>
    <w:multiLevelType w:val="hybridMultilevel"/>
    <w:tmpl w:val="C8AAD266"/>
    <w:lvl w:ilvl="0" w:tplc="495CDA3A">
      <w:start w:val="1"/>
      <w:numFmt w:val="bullet"/>
      <w:lvlText w:val="●"/>
      <w:lvlJc w:val="left"/>
      <w:pPr>
        <w:ind w:left="720" w:hanging="360"/>
      </w:pPr>
    </w:lvl>
    <w:lvl w:ilvl="1" w:tplc="A738C202">
      <w:start w:val="1"/>
      <w:numFmt w:val="bullet"/>
      <w:lvlText w:val="○"/>
      <w:lvlJc w:val="left"/>
      <w:pPr>
        <w:ind w:left="1440" w:hanging="360"/>
      </w:pPr>
    </w:lvl>
    <w:lvl w:ilvl="2" w:tplc="5DCE3714">
      <w:start w:val="1"/>
      <w:numFmt w:val="bullet"/>
      <w:lvlText w:val="■"/>
      <w:lvlJc w:val="left"/>
      <w:pPr>
        <w:ind w:left="2160" w:hanging="360"/>
      </w:pPr>
    </w:lvl>
    <w:lvl w:ilvl="3" w:tplc="531840A0">
      <w:start w:val="1"/>
      <w:numFmt w:val="bullet"/>
      <w:lvlText w:val="●"/>
      <w:lvlJc w:val="left"/>
      <w:pPr>
        <w:ind w:left="2880" w:hanging="360"/>
      </w:pPr>
    </w:lvl>
    <w:lvl w:ilvl="4" w:tplc="83DAD96E">
      <w:start w:val="1"/>
      <w:numFmt w:val="bullet"/>
      <w:lvlText w:val="○"/>
      <w:lvlJc w:val="left"/>
      <w:pPr>
        <w:ind w:left="3600" w:hanging="360"/>
      </w:pPr>
    </w:lvl>
    <w:lvl w:ilvl="5" w:tplc="C876E0BA">
      <w:start w:val="1"/>
      <w:numFmt w:val="bullet"/>
      <w:lvlText w:val="■"/>
      <w:lvlJc w:val="left"/>
      <w:pPr>
        <w:ind w:left="4320" w:hanging="360"/>
      </w:pPr>
    </w:lvl>
    <w:lvl w:ilvl="6" w:tplc="D92854BE">
      <w:start w:val="1"/>
      <w:numFmt w:val="bullet"/>
      <w:lvlText w:val="●"/>
      <w:lvlJc w:val="left"/>
      <w:pPr>
        <w:ind w:left="5040" w:hanging="360"/>
      </w:pPr>
    </w:lvl>
    <w:lvl w:ilvl="7" w:tplc="6AB2BC86">
      <w:start w:val="1"/>
      <w:numFmt w:val="bullet"/>
      <w:lvlText w:val="●"/>
      <w:lvlJc w:val="left"/>
      <w:pPr>
        <w:ind w:left="5760" w:hanging="360"/>
      </w:pPr>
    </w:lvl>
    <w:lvl w:ilvl="8" w:tplc="1422AA6E">
      <w:start w:val="1"/>
      <w:numFmt w:val="bullet"/>
      <w:lvlText w:val="●"/>
      <w:lvlJc w:val="left"/>
      <w:pPr>
        <w:ind w:left="6480" w:hanging="360"/>
      </w:pPr>
    </w:lvl>
  </w:abstractNum>
  <w:num w:numId="1" w16cid:durableId="427847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10C"/>
    <w:rsid w:val="000C490F"/>
    <w:rsid w:val="000D7179"/>
    <w:rsid w:val="000E2843"/>
    <w:rsid w:val="000E4356"/>
    <w:rsid w:val="000F3FCD"/>
    <w:rsid w:val="0012010C"/>
    <w:rsid w:val="00131DFE"/>
    <w:rsid w:val="001546AE"/>
    <w:rsid w:val="0016029B"/>
    <w:rsid w:val="00197EB1"/>
    <w:rsid w:val="0026524D"/>
    <w:rsid w:val="00277A41"/>
    <w:rsid w:val="002B2BE5"/>
    <w:rsid w:val="003314B0"/>
    <w:rsid w:val="00382A71"/>
    <w:rsid w:val="003941F4"/>
    <w:rsid w:val="003B0A5E"/>
    <w:rsid w:val="003E08FA"/>
    <w:rsid w:val="00484C55"/>
    <w:rsid w:val="0050265D"/>
    <w:rsid w:val="005851AF"/>
    <w:rsid w:val="00592E9E"/>
    <w:rsid w:val="00596ABE"/>
    <w:rsid w:val="005B3BE9"/>
    <w:rsid w:val="005E6242"/>
    <w:rsid w:val="005F7F8D"/>
    <w:rsid w:val="00612166"/>
    <w:rsid w:val="00620B1C"/>
    <w:rsid w:val="0063704E"/>
    <w:rsid w:val="006D7914"/>
    <w:rsid w:val="0071328F"/>
    <w:rsid w:val="00724F83"/>
    <w:rsid w:val="00736DB1"/>
    <w:rsid w:val="00745464"/>
    <w:rsid w:val="00747F53"/>
    <w:rsid w:val="00787825"/>
    <w:rsid w:val="00797EBD"/>
    <w:rsid w:val="00814525"/>
    <w:rsid w:val="0082002C"/>
    <w:rsid w:val="008452E2"/>
    <w:rsid w:val="008F1C5C"/>
    <w:rsid w:val="00922DFC"/>
    <w:rsid w:val="009327A0"/>
    <w:rsid w:val="009B56CB"/>
    <w:rsid w:val="009E48A2"/>
    <w:rsid w:val="00A0429F"/>
    <w:rsid w:val="00A81140"/>
    <w:rsid w:val="00A835B4"/>
    <w:rsid w:val="00AB12AA"/>
    <w:rsid w:val="00AD172D"/>
    <w:rsid w:val="00B00A28"/>
    <w:rsid w:val="00B64145"/>
    <w:rsid w:val="00B75E0D"/>
    <w:rsid w:val="00BA63D9"/>
    <w:rsid w:val="00BD09EA"/>
    <w:rsid w:val="00C42313"/>
    <w:rsid w:val="00C54D0B"/>
    <w:rsid w:val="00CD3C62"/>
    <w:rsid w:val="00CD55A9"/>
    <w:rsid w:val="00CF3518"/>
    <w:rsid w:val="00D04EA8"/>
    <w:rsid w:val="00D335DC"/>
    <w:rsid w:val="00D7632B"/>
    <w:rsid w:val="00D94500"/>
    <w:rsid w:val="00DC3214"/>
    <w:rsid w:val="00DE2618"/>
    <w:rsid w:val="00DE3C20"/>
    <w:rsid w:val="00DF2830"/>
    <w:rsid w:val="00DF6AC9"/>
    <w:rsid w:val="00E14051"/>
    <w:rsid w:val="00E7384C"/>
    <w:rsid w:val="00EF3050"/>
    <w:rsid w:val="00F5464F"/>
    <w:rsid w:val="00FC347C"/>
    <w:rsid w:val="012128B5"/>
    <w:rsid w:val="078C9A82"/>
    <w:rsid w:val="08EF10EE"/>
    <w:rsid w:val="09E1AEC3"/>
    <w:rsid w:val="0BFA9D73"/>
    <w:rsid w:val="0C7E9725"/>
    <w:rsid w:val="0E6C2EDD"/>
    <w:rsid w:val="134043FF"/>
    <w:rsid w:val="17FBDDB7"/>
    <w:rsid w:val="23F28602"/>
    <w:rsid w:val="24CD2F4C"/>
    <w:rsid w:val="2799DA36"/>
    <w:rsid w:val="2DA1CAF9"/>
    <w:rsid w:val="2F7BC997"/>
    <w:rsid w:val="3104E714"/>
    <w:rsid w:val="31FD4B93"/>
    <w:rsid w:val="33D3C8F3"/>
    <w:rsid w:val="3581DE47"/>
    <w:rsid w:val="360D46BA"/>
    <w:rsid w:val="366CDDBB"/>
    <w:rsid w:val="3A8C949C"/>
    <w:rsid w:val="3C62FC5F"/>
    <w:rsid w:val="411C6BBB"/>
    <w:rsid w:val="502590A1"/>
    <w:rsid w:val="5549E67B"/>
    <w:rsid w:val="5893137F"/>
    <w:rsid w:val="5AEE5260"/>
    <w:rsid w:val="638C90E9"/>
    <w:rsid w:val="63E7C891"/>
    <w:rsid w:val="6F3E6470"/>
    <w:rsid w:val="70A40A46"/>
    <w:rsid w:val="724163CB"/>
    <w:rsid w:val="74836D76"/>
    <w:rsid w:val="76A92EA0"/>
    <w:rsid w:val="79B613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52C6"/>
  <w15:docId w15:val="{6C341371-F941-4F5F-B410-DB51C51B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PMingLiU"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PlainTable1">
    <w:name w:val="Plain Table 1"/>
    <w:basedOn w:val="TableNormal"/>
    <w:uiPriority w:val="41"/>
    <w:rsid w:val="00CD55A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700</Words>
  <Characters>4011</Characters>
  <Application>Microsoft Office Word</Application>
  <DocSecurity>0</DocSecurity>
  <Lines>154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高定儀</cp:lastModifiedBy>
  <cp:revision>6</cp:revision>
  <dcterms:created xsi:type="dcterms:W3CDTF">2026-03-26T15:36:00Z</dcterms:created>
  <dcterms:modified xsi:type="dcterms:W3CDTF">2026-03-30T20:06:00Z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9d1cd038-d88a-4608-bc4f-292db02fa72c</vt:lpwstr>
  </property>
</Properties>
</file>